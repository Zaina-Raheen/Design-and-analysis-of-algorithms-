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NAME: ZAINA RAHEEN A.P</w:t>
      </w:r>
    </w:p>
    <w:p w:rsidR="00000000" w:rsidDel="00000000" w:rsidP="00000000" w:rsidRDefault="00000000" w:rsidRPr="00000000" w14:paraId="00000002">
      <w:pPr>
        <w:rPr>
          <w:ins w:author="zainaraheen.ap.2024.aids@rajalakshmi.edu.in" w:id="0" w:date="2025-11-22T13:22:16Z"/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REG NO: 241801328</w:t>
      </w:r>
      <w:ins w:author="zainaraheen.ap.2024.aids@rajalakshmi.edu.in" w:id="0" w:date="2025-11-22T13:22:1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3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FINDING TIME COMPLEXITY OF ALGORITHMS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PROGRAM 1: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49955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82816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PROGRAM 2: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48279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4787946" cy="59846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3018968" cy="196012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PROGRAM 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39128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76155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42030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420481" cy="85260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